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60F3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地方的的</w:t>
      </w:r>
      <w:ins w:id="0" w:author="您有一份快递到了，请签收" w:date="2026-07-12T20:13:38Z">
        <w:r>
          <w:rPr>
            <w:rFonts w:hint="eastAsia"/>
            <w:lang w:val="en-US" w:eastAsia="zh-CN"/>
          </w:rPr>
          <w:t>发的的</w:t>
        </w:r>
      </w:ins>
      <w:ins w:id="1" w:author="您有一份快递到了，请签收" w:date="2026-07-12T20:13:39Z">
        <w:r>
          <w:rPr>
            <w:rFonts w:hint="eastAsia"/>
            <w:lang w:val="en-US" w:eastAsia="zh-CN"/>
          </w:rPr>
          <w:t>地方的发的的</w:t>
        </w:r>
      </w:ins>
      <w:ins w:id="2" w:author="您有一份快递到了，请签收" w:date="2026-07-12T20:13:40Z">
        <w:r>
          <w:rPr>
            <w:rFonts w:hint="eastAsia"/>
            <w:lang w:val="en-US" w:eastAsia="zh-CN"/>
          </w:rPr>
          <w:t>发的</w:t>
        </w:r>
      </w:ins>
      <w:del w:id="3" w:author="您有一份快递到了，请签收" w:date="2026-07-12T20:13:38Z">
        <w:r>
          <w:rPr>
            <w:rFonts w:hint="eastAsia"/>
            <w:lang w:val="en-US" w:eastAsia="zh-CN"/>
          </w:rPr>
          <w:delText>地方</w:delText>
        </w:r>
      </w:del>
      <w:del w:id="4" w:author="您有一份快递到了，请签收" w:date="2026-07-12T20:13:37Z">
        <w:r>
          <w:rPr>
            <w:rFonts w:hint="eastAsia"/>
            <w:lang w:val="en-US" w:eastAsia="zh-CN"/>
          </w:rPr>
          <w:delText>的发的</w:delText>
        </w:r>
      </w:del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您有一份快递到了，请签收">
    <w15:presenceInfo w15:providerId="WPS Office" w15:userId="1612735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MmQwZDgwMmJlN2IxM2U0NmJhYTk1YTBlMmJkZmEifQ=="/>
  </w:docVars>
  <w:rsids>
    <w:rsidRoot w:val="00000000"/>
    <w:rsid w:val="172F664F"/>
    <w:rsid w:val="3BD62029"/>
    <w:rsid w:val="3D8F1E1E"/>
    <w:rsid w:val="4C3C1E65"/>
    <w:rsid w:val="7AEE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2026-07-12T12:13:00Z</dcterms:created>
  <dc:creator>1</dc:creator>
  <cp:lastModifiedBy>1</cp:lastModifiedBy>
  <dcterms:modified xsi:type="dcterms:W3CDTF">2026-07-12T14:42:55Z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B170CE9C88BC4D5AA4D6F39B163A50D2_12</vt:lpwstr>
  </property>
</Properties>
</file>